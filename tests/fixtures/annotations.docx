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with a</w:t>
      </w:r>
      <w:r>
        <w:rPr>
          <w:rStyle w:val="FootnoteReference"/>
        </w:rPr>
        <w:footnoteReference w:id="1"/>
      </w:r>
      <w:r>
        <w:t xml:space="preserve"> footnote and an</w:t>
      </w:r>
      <w:r>
        <w:rPr>
          <w:rStyle w:val="EndnoteReference"/>
        </w:rPr>
        <w:endnoteReference w:id="1"/>
      </w:r>
      <w:r>
        <w:t xml:space="preserve"> endnote.</w:t>
      </w:r>
      <w:commentRangeStart w:id="101"/>
      <w:r>
        <w:t xml:space="preserve"> commented</w:t>
      </w:r>
      <w:commentRangeEnd w:id="101"/>
      <w:r>
        <w:t xml:space="preserve">.</w:t>
      </w:r>
    </w:p>
    <w:p>
      <w:r>
        <w:t xml:space="preserve">Tracked: </w:t>
      </w:r>
      <w:ins w:id="1" w:author="Ada" w:date="2026-01-02T09:30:00Z">
        <w:r>
          <w:t xml:space="preserve">inserted</w:t>
        </w:r>
      </w:ins>
      <w:r>
        <w:t xml:space="preserve"> and </w:t>
      </w:r>
      <w:del w:id="2" w:author="Alan" w:date="2026-01-03T11:15:00Z">
        <w:r>
          <w:delText xml:space="preserve">removed</w:delText>
        </w:r>
      </w:del>
      <w:r>
        <w:rPr>
          <w:rPrChange w:id="3" w:author="Grace" w:date="2026-01-04T14:00:00Z"/>
        </w:rPr>
        <w:t xml:space="preserve"> (format changed)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101" w:author="Ada" w:date="2026-01-02T09:30:00.000Z">
    <w:p>
      <w:r>
        <w:t xml:space="preserve">Review this wording.</w:t>
      </w:r>
    </w:p>
  </w:comment>
  <w:comment w:id="102" w:author="Alan" w:date="2026-01-03T10:00:00.000Z">
    <w:p>
      <w:r>
        <w:t xml:space="preserve">Second review note.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The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The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2026-08-13T14:19:44.645Z</dcterms:created>
  <dcterms:modified xsi:type="dcterms:W3CDTF">2026-08-13T14:19:44.645Z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